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74D2CA" w14:textId="77777777" w:rsidR="009C7BA1" w:rsidRPr="001E2E1E" w:rsidRDefault="009C7BA1" w:rsidP="001E2E1E">
      <w:pPr>
        <w:spacing w:before="100" w:beforeAutospacing="1" w:after="100" w:afterAutospacing="1" w:line="360" w:lineRule="auto"/>
        <w:jc w:val="both"/>
        <w:outlineLvl w:val="0"/>
        <w:rPr>
          <w:rFonts w:ascii="Arial" w:eastAsia="Times New Roman" w:hAnsi="Arial" w:cs="Arial"/>
          <w:b/>
          <w:bCs/>
          <w:kern w:val="36"/>
          <w:szCs w:val="22"/>
          <w:lang w:bidi="dz-BT"/>
        </w:rPr>
      </w:pPr>
      <w:r>
        <w:rPr>
          <w:rFonts w:ascii="Arial" w:eastAsia="Times New Roman" w:hAnsi="Arial" w:cs="Arial"/>
          <w:b/>
          <w:bCs/>
          <w:kern w:val="36"/>
          <w:szCs w:val="22"/>
          <w:lang w:bidi="dz-BT"/>
        </w:rPr>
        <w:t>From Doubt to Trust: A TER-Pay User Story</w:t>
      </w:r>
    </w:p>
    <w:p w14:paraId="75C758A9"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b/>
          <w:bCs/>
          <w:szCs w:val="22"/>
          <w:lang w:bidi="dz-BT"/>
        </w:rPr>
        <w:t>The Persona:</w:t>
      </w:r>
      <w:r>
        <w:rPr>
          <w:rFonts w:ascii="Arial" w:eastAsia="Times New Roman" w:hAnsi="Arial" w:cs="Arial"/>
          <w:szCs w:val="22"/>
          <w:lang w:bidi="dz-BT"/>
        </w:rPr>
        <w:t xml:space="preserve"> Karma Wangchuk, a 28-year-old civil servant government officer based in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xml:space="preserve">, is practical and not particularly tech-savvy, relying mainly on his </w:t>
      </w:r>
      <w:proofErr w:type="spellStart"/>
      <w:r>
        <w:rPr>
          <w:rFonts w:ascii="Arial" w:eastAsia="Times New Roman" w:hAnsi="Arial" w:cs="Arial"/>
          <w:szCs w:val="22"/>
          <w:lang w:bidi="dz-BT"/>
        </w:rPr>
        <w:t>mBoB</w:t>
      </w:r>
      <w:proofErr w:type="spellEnd"/>
      <w:r>
        <w:rPr>
          <w:rFonts w:ascii="Arial" w:eastAsia="Times New Roman" w:hAnsi="Arial" w:cs="Arial"/>
          <w:szCs w:val="22"/>
          <w:lang w:bidi="dz-BT"/>
        </w:rPr>
        <w:t xml:space="preserve"> app for everyday transactions. Although he has heard about TER and even invested in it and even tried purchasing some to support the emerging digital ecosystem, he has never actually used it and remains uncertain about trusting a digital asset.</w:t>
      </w:r>
    </w:p>
    <w:p w14:paraId="7BA13DF5"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b/>
          <w:bCs/>
          <w:szCs w:val="22"/>
          <w:lang w:bidi="dz-BT"/>
        </w:rPr>
        <w:t>The Setting:</w:t>
      </w:r>
      <w:r>
        <w:rPr>
          <w:rFonts w:ascii="Arial" w:eastAsia="Times New Roman" w:hAnsi="Arial" w:cs="Arial"/>
          <w:szCs w:val="22"/>
          <w:lang w:bidi="dz-BT"/>
        </w:rPr>
        <w:t xml:space="preserve"> </w:t>
      </w:r>
      <w:proofErr w:type="spellStart"/>
      <w:r>
        <w:rPr>
          <w:rFonts w:ascii="Arial" w:eastAsia="Times New Roman" w:hAnsi="Arial" w:cs="Arial"/>
          <w:szCs w:val="22"/>
          <w:lang w:bidi="dz-BT"/>
        </w:rPr>
        <w:t>Gelephu</w:t>
      </w:r>
      <w:proofErr w:type="spellEnd"/>
      <w:r>
        <w:rPr>
          <w:rFonts w:ascii="Arial" w:eastAsia="Times New Roman" w:hAnsi="Arial" w:cs="Arial"/>
          <w:szCs w:val="22"/>
          <w:lang w:bidi="dz-BT"/>
        </w:rPr>
        <w:t xml:space="preserve">, 2027. Karma has travelled down from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xml:space="preserve"> for a three-day inter-agency workshop hosted at the </w:t>
      </w:r>
      <w:proofErr w:type="spellStart"/>
      <w:r>
        <w:rPr>
          <w:rFonts w:ascii="Arial" w:eastAsia="Times New Roman" w:hAnsi="Arial" w:cs="Arial"/>
          <w:szCs w:val="22"/>
          <w:lang w:bidi="dz-BT"/>
        </w:rPr>
        <w:t>Gelephu</w:t>
      </w:r>
      <w:proofErr w:type="spellEnd"/>
      <w:r>
        <w:rPr>
          <w:rFonts w:ascii="Arial" w:eastAsia="Times New Roman" w:hAnsi="Arial" w:cs="Arial"/>
          <w:szCs w:val="22"/>
          <w:lang w:bidi="dz-BT"/>
        </w:rPr>
        <w:t xml:space="preserve"> Mindfulness City administrative complex, one of dozens of government capacity-building </w:t>
      </w:r>
      <w:proofErr w:type="spellStart"/>
      <w:r>
        <w:rPr>
          <w:rFonts w:ascii="Arial" w:eastAsia="Times New Roman" w:hAnsi="Arial" w:cs="Arial"/>
          <w:szCs w:val="22"/>
          <w:lang w:bidi="dz-BT"/>
        </w:rPr>
        <w:t>programmes</w:t>
      </w:r>
      <w:proofErr w:type="spellEnd"/>
      <w:r>
        <w:rPr>
          <w:rFonts w:ascii="Arial" w:eastAsia="Times New Roman" w:hAnsi="Arial" w:cs="Arial"/>
          <w:szCs w:val="22"/>
          <w:lang w:bidi="dz-BT"/>
        </w:rPr>
        <w:t xml:space="preserve"> that have brought civil servants from across Bhutan to see the GMC's development firsthand. The mornings are full of presentations and panel discussions. The afternoons are free.</w:t>
      </w:r>
    </w:p>
    <w:p w14:paraId="73D2D5DD"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It is the second day. Lunchtime.</w:t>
      </w:r>
    </w:p>
    <w:p w14:paraId="7A6374D8" w14:textId="77777777"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The Narrative</w:t>
      </w:r>
    </w:p>
    <w:p w14:paraId="54868285"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The workshop session ends at 12:30 p.m. Karma steps out into the GMC's main commercial street, wider than he expected, quieter than </w:t>
      </w:r>
      <w:proofErr w:type="spellStart"/>
      <w:r>
        <w:rPr>
          <w:rFonts w:ascii="Arial" w:eastAsia="Times New Roman" w:hAnsi="Arial" w:cs="Arial"/>
          <w:szCs w:val="22"/>
          <w:lang w:bidi="dz-BT"/>
        </w:rPr>
        <w:t>Thimphu's</w:t>
      </w:r>
      <w:proofErr w:type="spellEnd"/>
      <w:r>
        <w:rPr>
          <w:rFonts w:ascii="Arial" w:eastAsia="Times New Roman" w:hAnsi="Arial" w:cs="Arial"/>
          <w:szCs w:val="22"/>
          <w:lang w:bidi="dz-BT"/>
        </w:rPr>
        <w:t xml:space="preserve"> lunch crowds, but alive in its own way: new </w:t>
      </w:r>
      <w:proofErr w:type="spellStart"/>
      <w:r>
        <w:rPr>
          <w:rFonts w:ascii="Arial" w:eastAsia="Times New Roman" w:hAnsi="Arial" w:cs="Arial"/>
          <w:szCs w:val="22"/>
          <w:lang w:bidi="dz-BT"/>
        </w:rPr>
        <w:t>shopfronts</w:t>
      </w:r>
      <w:proofErr w:type="spellEnd"/>
      <w:r>
        <w:rPr>
          <w:rFonts w:ascii="Arial" w:eastAsia="Times New Roman" w:hAnsi="Arial" w:cs="Arial"/>
          <w:szCs w:val="22"/>
          <w:lang w:bidi="dz-BT"/>
        </w:rPr>
        <w:t xml:space="preserve">, unfamiliar signage, the air laced with fresh concrete and cut timber somewhere </w:t>
      </w:r>
      <w:proofErr w:type="gramStart"/>
      <w:r>
        <w:rPr>
          <w:rFonts w:ascii="Arial" w:eastAsia="Times New Roman" w:hAnsi="Arial" w:cs="Arial"/>
          <w:szCs w:val="22"/>
          <w:lang w:bidi="dz-BT"/>
        </w:rPr>
        <w:t>behind</w:t>
      </w:r>
      <w:proofErr w:type="gramEnd"/>
      <w:r>
        <w:rPr>
          <w:rFonts w:ascii="Arial" w:eastAsia="Times New Roman" w:hAnsi="Arial" w:cs="Arial"/>
          <w:szCs w:val="22"/>
          <w:lang w:bidi="dz-BT"/>
        </w:rPr>
        <w:t xml:space="preserve"> the finished buildings.</w:t>
      </w:r>
    </w:p>
    <w:p w14:paraId="474A127D"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pauses at the doorway, not quite sure where to go, before a colleague points him toward a small restaurant two minutes down the road. </w:t>
      </w:r>
      <w:r>
        <w:rPr>
          <w:rFonts w:ascii="Arial" w:eastAsia="Times New Roman" w:hAnsi="Arial" w:cs="Arial"/>
          <w:i/>
          <w:iCs/>
          <w:szCs w:val="22"/>
          <w:lang w:bidi="dz-BT"/>
        </w:rPr>
        <w:t xml:space="preserve">"Good </w:t>
      </w:r>
      <w:proofErr w:type="spellStart"/>
      <w:r>
        <w:rPr>
          <w:rFonts w:ascii="Arial" w:eastAsia="Times New Roman" w:hAnsi="Arial" w:cs="Arial"/>
          <w:i/>
          <w:iCs/>
          <w:szCs w:val="22"/>
          <w:lang w:bidi="dz-BT"/>
        </w:rPr>
        <w:t>ema</w:t>
      </w:r>
      <w:proofErr w:type="spellEnd"/>
      <w:r>
        <w:rPr>
          <w:rFonts w:ascii="Arial" w:eastAsia="Times New Roman" w:hAnsi="Arial" w:cs="Arial"/>
          <w:i/>
          <w:iCs/>
          <w:szCs w:val="22"/>
          <w:lang w:bidi="dz-BT"/>
        </w:rPr>
        <w:t xml:space="preserve"> </w:t>
      </w:r>
      <w:proofErr w:type="spellStart"/>
      <w:r>
        <w:rPr>
          <w:rFonts w:ascii="Arial" w:eastAsia="Times New Roman" w:hAnsi="Arial" w:cs="Arial"/>
          <w:i/>
          <w:iCs/>
          <w:szCs w:val="22"/>
          <w:lang w:bidi="dz-BT"/>
        </w:rPr>
        <w:t>datshi</w:t>
      </w:r>
      <w:proofErr w:type="spellEnd"/>
      <w:r>
        <w:rPr>
          <w:rFonts w:ascii="Arial" w:eastAsia="Times New Roman" w:hAnsi="Arial" w:cs="Arial"/>
          <w:i/>
          <w:iCs/>
          <w:szCs w:val="22"/>
          <w:lang w:bidi="dz-BT"/>
        </w:rPr>
        <w:t>,"</w:t>
      </w:r>
      <w:r>
        <w:rPr>
          <w:rFonts w:ascii="Arial" w:eastAsia="Times New Roman" w:hAnsi="Arial" w:cs="Arial"/>
          <w:szCs w:val="22"/>
          <w:lang w:bidi="dz-BT"/>
        </w:rPr>
        <w:t xml:space="preserve"> she says. </w:t>
      </w:r>
      <w:r>
        <w:rPr>
          <w:rFonts w:ascii="Arial" w:eastAsia="Times New Roman" w:hAnsi="Arial" w:cs="Arial"/>
          <w:i/>
          <w:iCs/>
          <w:szCs w:val="22"/>
          <w:lang w:bidi="dz-BT"/>
        </w:rPr>
        <w:t>"Very local."</w:t>
      </w:r>
    </w:p>
    <w:p w14:paraId="7FB42E02" w14:textId="2651EF90"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walks in alone. He finds a table by the window, orders red rice, </w:t>
      </w:r>
      <w:proofErr w:type="spellStart"/>
      <w:r>
        <w:rPr>
          <w:rFonts w:ascii="Arial" w:eastAsia="Times New Roman" w:hAnsi="Arial" w:cs="Arial"/>
          <w:szCs w:val="22"/>
          <w:lang w:bidi="dz-BT"/>
        </w:rPr>
        <w:t>ema</w:t>
      </w:r>
      <w:proofErr w:type="spellEnd"/>
      <w:r>
        <w:rPr>
          <w:rFonts w:ascii="Arial" w:eastAsia="Times New Roman" w:hAnsi="Arial" w:cs="Arial"/>
          <w:szCs w:val="22"/>
          <w:lang w:bidi="dz-BT"/>
        </w:rPr>
        <w:t xml:space="preserve"> </w:t>
      </w:r>
      <w:proofErr w:type="spellStart"/>
      <w:r>
        <w:rPr>
          <w:rFonts w:ascii="Arial" w:eastAsia="Times New Roman" w:hAnsi="Arial" w:cs="Arial"/>
          <w:szCs w:val="22"/>
          <w:lang w:bidi="dz-BT"/>
        </w:rPr>
        <w:t>datshi</w:t>
      </w:r>
      <w:proofErr w:type="spellEnd"/>
      <w:r>
        <w:rPr>
          <w:rFonts w:ascii="Arial" w:eastAsia="Times New Roman" w:hAnsi="Arial" w:cs="Arial"/>
          <w:szCs w:val="22"/>
          <w:lang w:bidi="dz-BT"/>
        </w:rPr>
        <w:t xml:space="preserve">, and butter tea, and watches the street while he waits. The GMC feels different from what he imagined, less futuristic, </w:t>
      </w:r>
      <w:proofErr w:type="gramStart"/>
      <w:r>
        <w:rPr>
          <w:rFonts w:ascii="Arial" w:eastAsia="Times New Roman" w:hAnsi="Arial" w:cs="Arial"/>
          <w:szCs w:val="22"/>
          <w:lang w:bidi="dz-BT"/>
        </w:rPr>
        <w:t>more</w:t>
      </w:r>
      <w:proofErr w:type="gramEnd"/>
      <w:r>
        <w:rPr>
          <w:rFonts w:ascii="Arial" w:eastAsia="Times New Roman" w:hAnsi="Arial" w:cs="Arial"/>
          <w:szCs w:val="22"/>
          <w:lang w:bidi="dz-BT"/>
        </w:rPr>
        <w:t xml:space="preserve"> grounded. Like Bhutan, but with even more room to breathe.</w:t>
      </w:r>
    </w:p>
    <w:p w14:paraId="3E55F272" w14:textId="7AD523FD"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eats slowly. The </w:t>
      </w:r>
      <w:proofErr w:type="spellStart"/>
      <w:r>
        <w:rPr>
          <w:rFonts w:ascii="Arial" w:eastAsia="Times New Roman" w:hAnsi="Arial" w:cs="Arial"/>
          <w:szCs w:val="22"/>
          <w:lang w:bidi="dz-BT"/>
        </w:rPr>
        <w:t>ema</w:t>
      </w:r>
      <w:proofErr w:type="spellEnd"/>
      <w:r>
        <w:rPr>
          <w:rFonts w:ascii="Arial" w:eastAsia="Times New Roman" w:hAnsi="Arial" w:cs="Arial"/>
          <w:szCs w:val="22"/>
          <w:lang w:bidi="dz-BT"/>
        </w:rPr>
        <w:t xml:space="preserve"> </w:t>
      </w:r>
      <w:proofErr w:type="spellStart"/>
      <w:r>
        <w:rPr>
          <w:rFonts w:ascii="Arial" w:eastAsia="Times New Roman" w:hAnsi="Arial" w:cs="Arial"/>
          <w:szCs w:val="22"/>
          <w:lang w:bidi="dz-BT"/>
        </w:rPr>
        <w:t>datshi</w:t>
      </w:r>
      <w:proofErr w:type="spellEnd"/>
      <w:r>
        <w:rPr>
          <w:rFonts w:ascii="Arial" w:eastAsia="Times New Roman" w:hAnsi="Arial" w:cs="Arial"/>
          <w:szCs w:val="22"/>
          <w:lang w:bidi="dz-BT"/>
        </w:rPr>
        <w:t xml:space="preserve"> is great. Outside, a group of workers in hard hats walks past, clipboards in hand, pointing at something above a roofline. The city is still becoming itself.</w:t>
      </w:r>
    </w:p>
    <w:p w14:paraId="0242D2AA"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When the last of his butter tea is gone, he walks up to the counter to pay. 180 BTN.</w:t>
      </w:r>
    </w:p>
    <w:p w14:paraId="58986FAA"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reaches into his pocket and brings out his phone, ready to pay with </w:t>
      </w:r>
      <w:proofErr w:type="spellStart"/>
      <w:r>
        <w:rPr>
          <w:rFonts w:ascii="Arial" w:eastAsia="Times New Roman" w:hAnsi="Arial" w:cs="Arial"/>
          <w:szCs w:val="22"/>
          <w:lang w:bidi="dz-BT"/>
        </w:rPr>
        <w:t>mBoB</w:t>
      </w:r>
      <w:proofErr w:type="spellEnd"/>
      <w:r>
        <w:rPr>
          <w:rFonts w:ascii="Arial" w:eastAsia="Times New Roman" w:hAnsi="Arial" w:cs="Arial"/>
          <w:szCs w:val="22"/>
          <w:lang w:bidi="dz-BT"/>
        </w:rPr>
        <w:t xml:space="preserve"> as usual.</w:t>
      </w:r>
    </w:p>
    <w:p w14:paraId="6B00B788" w14:textId="77777777" w:rsidR="009C7BA1" w:rsidRPr="001E2E1E" w:rsidDel="00681C0B" w:rsidRDefault="009C7BA1" w:rsidP="001E2E1E">
      <w:pPr>
        <w:spacing w:before="100" w:beforeAutospacing="1" w:after="100" w:afterAutospacing="1" w:line="360" w:lineRule="auto"/>
        <w:jc w:val="both"/>
        <w:rPr>
          <w:del w:id="0" w:author="Microsoft account" w:date="2026-04-14T08:12:00Z"/>
          <w:rFonts w:ascii="Arial" w:eastAsia="Times New Roman" w:hAnsi="Arial" w:cs="Arial"/>
          <w:szCs w:val="22"/>
          <w:lang w:bidi="dz-BT"/>
        </w:rPr>
      </w:pPr>
    </w:p>
    <w:p w14:paraId="158DC708" w14:textId="77777777" w:rsidR="009C7BA1" w:rsidRPr="001E2E1E" w:rsidDel="00681C0B" w:rsidRDefault="009C7BA1" w:rsidP="001E2E1E">
      <w:pPr>
        <w:spacing w:before="100" w:beforeAutospacing="1" w:after="100" w:afterAutospacing="1" w:line="360" w:lineRule="auto"/>
        <w:jc w:val="both"/>
        <w:rPr>
          <w:del w:id="1" w:author="Microsoft account" w:date="2026-04-14T08:12:00Z"/>
          <w:rFonts w:ascii="Arial" w:eastAsia="Times New Roman" w:hAnsi="Arial" w:cs="Arial"/>
          <w:szCs w:val="22"/>
          <w:lang w:bidi="dz-BT"/>
        </w:rPr>
      </w:pPr>
    </w:p>
    <w:p w14:paraId="7B1943A9"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Then he notices the sign.</w:t>
      </w:r>
    </w:p>
    <w:p w14:paraId="1345AEB9"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On the counter, a small laminated sign reads: </w:t>
      </w:r>
      <w:r>
        <w:rPr>
          <w:rFonts w:ascii="Arial" w:eastAsia="Times New Roman" w:hAnsi="Arial" w:cs="Arial"/>
          <w:i/>
          <w:iCs/>
          <w:szCs w:val="22"/>
          <w:lang w:bidi="dz-BT"/>
        </w:rPr>
        <w:t>"Pay with TER."</w:t>
      </w:r>
    </w:p>
    <w:p w14:paraId="734C9A23"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Behind the counter, </w:t>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is moving fast. She put that sign up three weeks ago after her cousin convinced her to try it. She was skeptical then, too, a whole afternoon setting up the wallet, wondering if any customer would actually use it. </w:t>
      </w:r>
    </w:p>
    <w:p w14:paraId="5CC233FD" w14:textId="3A4BD934"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 has some TER in his DK account, but he has never used it before. Questions run through his mind:</w:t>
      </w:r>
    </w:p>
    <w:p w14:paraId="215153BE" w14:textId="77777777"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Is it really stable?</w:t>
      </w:r>
    </w:p>
    <w:p w14:paraId="480669E7" w14:textId="77777777"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Will the value suddenly change while I'm standing here?</w:t>
      </w:r>
    </w:p>
    <w:p w14:paraId="3919A081" w14:textId="77777777" w:rsidR="009C7BA1" w:rsidRPr="001E2E1E" w:rsidRDefault="009C7BA1" w:rsidP="001E2E1E">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What if the payment doesn't go through?</w:t>
      </w:r>
    </w:p>
    <w:p w14:paraId="272F49AF"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The line behind him is already three people deep. A man in a grey </w:t>
      </w:r>
      <w:proofErr w:type="spellStart"/>
      <w:r>
        <w:rPr>
          <w:rFonts w:ascii="Arial" w:eastAsia="Times New Roman" w:hAnsi="Arial" w:cs="Arial"/>
          <w:szCs w:val="22"/>
          <w:lang w:bidi="dz-BT"/>
        </w:rPr>
        <w:t>gho</w:t>
      </w:r>
      <w:proofErr w:type="spellEnd"/>
      <w:r>
        <w:rPr>
          <w:rFonts w:ascii="Arial" w:eastAsia="Times New Roman" w:hAnsi="Arial" w:cs="Arial"/>
          <w:szCs w:val="22"/>
          <w:lang w:bidi="dz-BT"/>
        </w:rPr>
        <w:t xml:space="preserve"> shifts his weight impatiently.</w:t>
      </w:r>
    </w:p>
    <w:p w14:paraId="5C2A89BA"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Still unsure, Karma opens the DK Bank App and taps </w:t>
      </w:r>
      <w:r>
        <w:rPr>
          <w:rFonts w:ascii="Arial" w:eastAsia="Times New Roman" w:hAnsi="Arial" w:cs="Arial"/>
          <w:i/>
          <w:iCs/>
          <w:szCs w:val="22"/>
          <w:lang w:bidi="dz-BT"/>
        </w:rPr>
        <w:t>"Scan to Pay with TER."</w:t>
      </w:r>
    </w:p>
    <w:p w14:paraId="66F28587"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scans the QR code on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counter.</w:t>
      </w:r>
    </w:p>
    <w:p w14:paraId="00F96789"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In less than a second, the app calculates everything. It retrieves the current gold-backed value and converts 180 BTN into 1.28 TER, not an estimate, but the exact amount locked in at that moment.</w:t>
      </w:r>
    </w:p>
    <w:p w14:paraId="7B059DED"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The confirmation screen appears:</w:t>
      </w:r>
    </w:p>
    <w:p w14:paraId="21887EEB" w14:textId="77777777"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Paying to: </w:t>
      </w:r>
      <w:proofErr w:type="spellStart"/>
      <w:r>
        <w:rPr>
          <w:rFonts w:ascii="Arial" w:eastAsia="Times New Roman" w:hAnsi="Arial" w:cs="Arial"/>
          <w:color w:val="14181F"/>
          <w:szCs w:val="22"/>
          <w:lang w:bidi="dz-BT"/>
        </w:rPr>
        <w:t>Deki's</w:t>
      </w:r>
      <w:proofErr w:type="spellEnd"/>
      <w:r>
        <w:rPr>
          <w:rFonts w:ascii="Arial" w:eastAsia="Times New Roman" w:hAnsi="Arial" w:cs="Arial"/>
          <w:color w:val="14181F"/>
          <w:szCs w:val="22"/>
          <w:lang w:bidi="dz-BT"/>
        </w:rPr>
        <w:t xml:space="preserve"> Kitchen  </w:t>
      </w:r>
    </w:p>
    <w:p w14:paraId="0C79B8F1" w14:textId="77777777"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Amount: 1.28 TER (≈ 180 BTN)  </w:t>
      </w:r>
    </w:p>
    <w:p w14:paraId="34B8B88A" w14:textId="77777777"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Backed by: 0.0128g gold  </w:t>
      </w:r>
    </w:p>
    <w:p w14:paraId="2D8C4872" w14:textId="77777777"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p>
    <w:p w14:paraId="79C40DBC" w14:textId="77777777" w:rsidR="009C7BA1" w:rsidRPr="001E2E1E" w:rsidRDefault="009C7BA1" w:rsidP="001E2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[Confirm Payment]</w:t>
      </w:r>
    </w:p>
    <w:p w14:paraId="714FDAB5"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He enters his PIN. A soft haptic pulse. One beat.</w:t>
      </w:r>
    </w:p>
    <w:p w14:paraId="1F8643DF"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p>
    <w:p w14:paraId="7CE68E0F"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p>
    <w:p w14:paraId="33E4E3AA"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Done.</w:t>
      </w:r>
    </w:p>
    <w:p w14:paraId="6EFEC127" w14:textId="77777777" w:rsidR="009C7BA1" w:rsidRPr="001E2E1E" w:rsidRDefault="009C7BA1" w:rsidP="00666B31">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On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tablet beside the till, a quiet confirmation appears: </w:t>
      </w:r>
      <w:r>
        <w:rPr>
          <w:rFonts w:ascii="Arial" w:eastAsia="Times New Roman" w:hAnsi="Arial" w:cs="Arial"/>
          <w:i/>
          <w:iCs/>
          <w:szCs w:val="22"/>
          <w:lang w:bidi="dz-BT"/>
        </w:rPr>
        <w:t>Payment received: 1.28 TER.</w:t>
      </w:r>
      <w:r>
        <w:rPr>
          <w:rFonts w:ascii="Arial" w:eastAsia="Times New Roman" w:hAnsi="Arial" w:cs="Arial"/>
          <w:szCs w:val="22"/>
          <w:lang w:bidi="dz-BT"/>
        </w:rPr>
        <w:t xml:space="preserve"> Below it, a smaller line: </w:t>
      </w:r>
      <w:r>
        <w:rPr>
          <w:rFonts w:ascii="Arial" w:eastAsia="Times New Roman" w:hAnsi="Arial" w:cs="Arial"/>
          <w:i/>
          <w:iCs/>
          <w:szCs w:val="22"/>
          <w:lang w:bidi="dz-BT"/>
        </w:rPr>
        <w:t>0.128 TER saved automatically.</w:t>
      </w:r>
      <w:r>
        <w:rPr>
          <w:rFonts w:ascii="Arial" w:eastAsia="Times New Roman" w:hAnsi="Arial" w:cs="Arial"/>
          <w:szCs w:val="22"/>
          <w:lang w:bidi="dz-BT"/>
        </w:rPr>
        <w:t xml:space="preserve"> She glances at it, gives Karma a small nod, and slides his receipt across the counter without breaking her rhythm.</w:t>
      </w:r>
    </w:p>
    <w:p w14:paraId="3E44F18D" w14:textId="77777777"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What Karma Doesn't See</w:t>
      </w:r>
    </w:p>
    <w:p w14:paraId="75F375C7"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What happened in that single second behind the </w:t>
      </w:r>
      <w:proofErr w:type="gramStart"/>
      <w:r>
        <w:rPr>
          <w:rFonts w:ascii="Arial" w:eastAsia="Times New Roman" w:hAnsi="Arial" w:cs="Arial"/>
          <w:szCs w:val="22"/>
          <w:lang w:bidi="dz-BT"/>
        </w:rPr>
        <w:t>screen:</w:t>
      </w:r>
      <w:proofErr w:type="gramEnd"/>
    </w:p>
    <w:p w14:paraId="17FA3F0B"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The system retrieved the real-time gold price and converted 180 BTN to exactly 1.28 TER</w:t>
      </w:r>
    </w:p>
    <w:p w14:paraId="7651441D"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A signed transaction was broadcast across the Solana </w:t>
      </w:r>
      <w:proofErr w:type="spellStart"/>
      <w:r>
        <w:rPr>
          <w:rFonts w:ascii="Arial" w:eastAsia="Times New Roman" w:hAnsi="Arial" w:cs="Arial"/>
          <w:szCs w:val="22"/>
          <w:lang w:bidi="dz-BT"/>
        </w:rPr>
        <w:t>blockchain</w:t>
      </w:r>
      <w:proofErr w:type="spellEnd"/>
    </w:p>
    <w:p w14:paraId="26AEF271"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1.152 TER moved to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merchant wallet; 0.128 TER swept automatically to her savings wallet</w:t>
      </w:r>
    </w:p>
    <w:p w14:paraId="20978DBA"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A unique Transaction ID was embedded in the memo field, making the payment permanently traceable on the Solana </w:t>
      </w:r>
      <w:proofErr w:type="spellStart"/>
      <w:r>
        <w:rPr>
          <w:rFonts w:ascii="Arial" w:eastAsia="Times New Roman" w:hAnsi="Arial" w:cs="Arial"/>
          <w:szCs w:val="22"/>
          <w:lang w:bidi="dz-BT"/>
        </w:rPr>
        <w:t>blockchain</w:t>
      </w:r>
      <w:proofErr w:type="spellEnd"/>
      <w:r>
        <w:rPr>
          <w:rFonts w:ascii="Arial" w:eastAsia="Times New Roman" w:hAnsi="Arial" w:cs="Arial"/>
          <w:szCs w:val="22"/>
          <w:lang w:bidi="dz-BT"/>
        </w:rPr>
        <w:t xml:space="preserve"> ledger</w:t>
      </w:r>
    </w:p>
    <w:p w14:paraId="7124E6A5"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Both devices received confirmation </w:t>
      </w:r>
    </w:p>
    <w:p w14:paraId="2FB12C1F" w14:textId="77777777" w:rsidR="009C7BA1" w:rsidRPr="001E2E1E" w:rsidRDefault="009C7BA1" w:rsidP="001E2E1E">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Karma's total balance remained hidden throughout; only the payment amount was ever visible, though tapping ‘Reveal Balance’ would display his full holdings at any time</w:t>
      </w:r>
    </w:p>
    <w:p w14:paraId="3AF6758F"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But none of that complexity touched him.</w:t>
      </w:r>
    </w:p>
    <w:p w14:paraId="1C08AFB1" w14:textId="77777777" w:rsidR="009C7BA1" w:rsidDel="00681C0B" w:rsidRDefault="009C7BA1" w:rsidP="001E2E1E">
      <w:pPr>
        <w:spacing w:before="100" w:beforeAutospacing="1" w:after="100" w:afterAutospacing="1" w:line="360" w:lineRule="auto"/>
        <w:jc w:val="both"/>
        <w:rPr>
          <w:del w:id="2" w:author="Microsoft account" w:date="2026-04-14T08:12:00Z"/>
          <w:rFonts w:ascii="Arial" w:eastAsia="Times New Roman" w:hAnsi="Arial" w:cs="Arial"/>
          <w:szCs w:val="22"/>
          <w:lang w:bidi="dz-BT"/>
        </w:rPr>
      </w:pPr>
      <w:r>
        <w:rPr>
          <w:rFonts w:ascii="Arial" w:eastAsia="Times New Roman" w:hAnsi="Arial" w:cs="Arial"/>
          <w:szCs w:val="22"/>
          <w:lang w:bidi="dz-BT"/>
        </w:rPr>
        <w:t>What mattered most was something he had not expected to feel: that by using TER, he was contributing directly to the GMC economy. The payment worked, the value felt stable, and he had done his small part in building something new.</w:t>
      </w:r>
    </w:p>
    <w:p w14:paraId="1448CA62" w14:textId="77777777" w:rsidR="00A75AC6" w:rsidDel="00681C0B" w:rsidRDefault="00A75AC6" w:rsidP="001E2E1E">
      <w:pPr>
        <w:spacing w:before="100" w:beforeAutospacing="1" w:after="100" w:afterAutospacing="1" w:line="360" w:lineRule="auto"/>
        <w:jc w:val="both"/>
        <w:rPr>
          <w:del w:id="3" w:author="Microsoft account" w:date="2026-04-14T08:12:00Z"/>
          <w:rFonts w:ascii="Arial" w:eastAsia="Times New Roman" w:hAnsi="Arial" w:cs="Arial"/>
          <w:szCs w:val="22"/>
          <w:lang w:bidi="dz-BT"/>
        </w:rPr>
      </w:pPr>
    </w:p>
    <w:p w14:paraId="4788C41A" w14:textId="77777777" w:rsidR="00A75AC6" w:rsidRPr="001E2E1E" w:rsidRDefault="00A75AC6" w:rsidP="001E2E1E">
      <w:pPr>
        <w:spacing w:before="100" w:beforeAutospacing="1" w:after="100" w:afterAutospacing="1" w:line="360" w:lineRule="auto"/>
        <w:jc w:val="both"/>
        <w:rPr>
          <w:rFonts w:ascii="Arial" w:eastAsia="Times New Roman" w:hAnsi="Arial" w:cs="Arial"/>
          <w:szCs w:val="22"/>
          <w:lang w:bidi="dz-BT"/>
        </w:rPr>
      </w:pPr>
    </w:p>
    <w:p w14:paraId="64D8039E" w14:textId="77777777" w:rsidR="009C7BA1" w:rsidRPr="001E2E1E" w:rsidRDefault="009C7BA1" w:rsidP="001E2E1E">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After</w:t>
      </w:r>
    </w:p>
    <w:p w14:paraId="4E0FACFF"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steps back out into the GMC </w:t>
      </w:r>
      <w:proofErr w:type="gramStart"/>
      <w:r>
        <w:rPr>
          <w:rFonts w:ascii="Arial" w:eastAsia="Times New Roman" w:hAnsi="Arial" w:cs="Arial"/>
          <w:szCs w:val="22"/>
          <w:lang w:bidi="dz-BT"/>
        </w:rPr>
        <w:t>street</w:t>
      </w:r>
      <w:proofErr w:type="gramEnd"/>
      <w:r>
        <w:rPr>
          <w:rFonts w:ascii="Arial" w:eastAsia="Times New Roman" w:hAnsi="Arial" w:cs="Arial"/>
          <w:szCs w:val="22"/>
          <w:lang w:bidi="dz-BT"/>
        </w:rPr>
        <w:t>. The afternoon workshop doesn't start for another hour. He walks slowly, hands in his pockets, watching the city.</w:t>
      </w:r>
    </w:p>
    <w:p w14:paraId="4A6CA25B"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It strikes him that he just paid for lunch in gold. Not gold bars, not a certificate, not a promise, but a verified, traceable, </w:t>
      </w:r>
      <w:proofErr w:type="spellStart"/>
      <w:r>
        <w:rPr>
          <w:rFonts w:ascii="Arial" w:eastAsia="Times New Roman" w:hAnsi="Arial" w:cs="Arial"/>
          <w:szCs w:val="22"/>
          <w:lang w:bidi="dz-BT"/>
        </w:rPr>
        <w:t>blockchain</w:t>
      </w:r>
      <w:proofErr w:type="spellEnd"/>
      <w:r>
        <w:rPr>
          <w:rFonts w:ascii="Arial" w:eastAsia="Times New Roman" w:hAnsi="Arial" w:cs="Arial"/>
          <w:szCs w:val="22"/>
          <w:lang w:bidi="dz-BT"/>
        </w:rPr>
        <w:t>-recorded transfer of value backed by 0.0128 grams of physical gold, completed in under a second, in a restaurant in a city that didn't exist five years ago. And he felt something he hadn't expected: quiet satisfaction. He had invested in TER once, hoping to support the emerging digital ecosystem. Today, he had actually used it. The circle had closed.</w:t>
      </w:r>
    </w:p>
    <w:p w14:paraId="449D503B"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thinks about Tenzin back in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His colleague had asked him last week whether TER was actually worth trying or just another thing people talked about but never used.</w:t>
      </w:r>
    </w:p>
    <w:p w14:paraId="621BB2BC"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 hadn't known what to say then.</w:t>
      </w:r>
    </w:p>
    <w:p w14:paraId="5BA4C530"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He knows now.</w:t>
      </w:r>
    </w:p>
    <w:p w14:paraId="5B2DBC0B"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When he gets back to the workshop venue, he takes out his phone and sends Tenzin a message:</w:t>
      </w:r>
    </w:p>
    <w:p w14:paraId="0493EAA2" w14:textId="77777777" w:rsidR="009C7BA1" w:rsidRPr="001E2E1E" w:rsidRDefault="009C7BA1"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i/>
          <w:iCs/>
          <w:szCs w:val="22"/>
          <w:lang w:bidi="dz-BT"/>
        </w:rPr>
        <w:t>He typed three words: "Try TER. Today."</w:t>
      </w:r>
    </w:p>
    <w:p w14:paraId="399D0D43" w14:textId="77777777" w:rsidR="001E2E1E" w:rsidRPr="001E2E1E" w:rsidRDefault="001E2E1E" w:rsidP="001E2E1E">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What This Story Shows</w:t>
      </w:r>
    </w:p>
    <w:p w14:paraId="591296F5" w14:textId="77777777" w:rsidR="001E2E1E" w:rsidRPr="001E2E1E" w:rsidRDefault="001E2E1E" w:rsidP="001E2E1E">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This one small moment explains how TER-Pay really works:</w:t>
      </w:r>
    </w:p>
    <w:p w14:paraId="39362A1E" w14:textId="77777777" w:rsid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Stability builds trust</w:t>
      </w:r>
    </w:p>
    <w:p w14:paraId="6DFA9710" w14:textId="77777777" w:rsidR="001E2E1E" w:rsidRPr="001E2E1E" w:rsidRDefault="001E2E1E" w:rsidP="001E2E1E">
      <w:pPr>
        <w:pStyle w:val="ListParagraph"/>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szCs w:val="22"/>
          <w:lang w:bidi="dz-BT"/>
        </w:rPr>
        <w:br/>
        <w:t xml:space="preserve">Seeing “Backed by: 0.0128g gold” makes the payment feel real. It’s not just digital anymore, it feels stable and familiar, </w:t>
      </w:r>
      <w:proofErr w:type="gramStart"/>
      <w:r>
        <w:rPr>
          <w:rFonts w:ascii="Arial" w:eastAsia="Times New Roman" w:hAnsi="Arial" w:cs="Arial"/>
          <w:szCs w:val="22"/>
          <w:lang w:bidi="dz-BT"/>
        </w:rPr>
        <w:t>like</w:t>
      </w:r>
      <w:proofErr w:type="gramEnd"/>
      <w:r>
        <w:rPr>
          <w:rFonts w:ascii="Arial" w:eastAsia="Times New Roman" w:hAnsi="Arial" w:cs="Arial"/>
          <w:szCs w:val="22"/>
          <w:lang w:bidi="dz-BT"/>
        </w:rPr>
        <w:t xml:space="preserve"> something people already trust.</w:t>
      </w:r>
    </w:p>
    <w:p w14:paraId="41823CAB" w14:textId="77777777"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Privacy matters</w:t>
      </w:r>
    </w:p>
    <w:p w14:paraId="3C5E4FB4" w14:textId="77777777"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br/>
        <w:t>Karma only sees what he is paying, not his full balance. This makes him feel comfortable and safe, especially in a small community where privacy is important.</w:t>
      </w:r>
    </w:p>
    <w:p w14:paraId="09246F3B" w14:textId="77777777"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People trust what works</w:t>
      </w:r>
    </w:p>
    <w:p w14:paraId="55CBDECF" w14:textId="77777777" w:rsid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br/>
        <w:t>No one had to explain TER to Karma. He trusted it because it worked when he needed it. That experience mattered more than any explanation.</w:t>
      </w:r>
    </w:p>
    <w:p w14:paraId="092F83C5" w14:textId="77777777" w:rsidR="00B56D7E" w:rsidRPr="001E2E1E" w:rsidRDefault="00B56D7E" w:rsidP="001E2E1E">
      <w:pPr>
        <w:pStyle w:val="ListParagraph"/>
        <w:spacing w:before="100" w:beforeAutospacing="1" w:after="100" w:afterAutospacing="1" w:line="360" w:lineRule="auto"/>
        <w:jc w:val="both"/>
        <w:rPr>
          <w:rFonts w:ascii="Arial" w:eastAsia="Times New Roman" w:hAnsi="Arial" w:cs="Arial"/>
          <w:szCs w:val="22"/>
          <w:lang w:bidi="dz-BT"/>
        </w:rPr>
      </w:pPr>
    </w:p>
    <w:p w14:paraId="7EDEC480" w14:textId="77777777"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Speed speaks for itself</w:t>
      </w:r>
    </w:p>
    <w:p w14:paraId="43255B96" w14:textId="77777777"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br/>
        <w:t>The payment was done instantly. Even the people around him could see how fast it was. That alone builds confidence.</w:t>
      </w:r>
    </w:p>
    <w:p w14:paraId="0B37515A" w14:textId="77777777"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Merchants need real benefits</w:t>
      </w:r>
    </w:p>
    <w:p w14:paraId="6438A496" w14:textId="77777777" w:rsidR="001E2E1E" w:rsidRPr="001E2E1E" w:rsidRDefault="001E2E1E" w:rsidP="001E2E1E">
      <w:pPr>
        <w:pStyle w:val="ListParagraph"/>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br/>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uses TER because it helps her, lower fees and automatic savings. It’s not just a nice idea, it actually benefits her business.</w:t>
      </w:r>
    </w:p>
    <w:p w14:paraId="6C0F05DA" w14:textId="77777777" w:rsidR="001E2E1E" w:rsidRPr="001E2E1E" w:rsidRDefault="001E2E1E" w:rsidP="001E2E1E">
      <w:pPr>
        <w:pStyle w:val="ListParagraph"/>
        <w:numPr>
          <w:ilvl w:val="0"/>
          <w:numId w:val="3"/>
        </w:numPr>
        <w:spacing w:before="100" w:beforeAutospacing="1" w:after="100" w:afterAutospacing="1" w:line="360" w:lineRule="auto"/>
        <w:jc w:val="both"/>
        <w:rPr>
          <w:rFonts w:ascii="Arial" w:eastAsia="Times New Roman" w:hAnsi="Arial" w:cs="Arial"/>
          <w:b/>
          <w:bCs/>
          <w:szCs w:val="22"/>
          <w:lang w:bidi="dz-BT"/>
        </w:rPr>
      </w:pPr>
      <w:r>
        <w:rPr>
          <w:rFonts w:ascii="Arial" w:eastAsia="Times New Roman" w:hAnsi="Arial" w:cs="Arial"/>
          <w:b/>
          <w:bCs/>
          <w:szCs w:val="22"/>
          <w:lang w:bidi="dz-BT"/>
        </w:rPr>
        <w:t>Trust spreads through people</w:t>
      </w:r>
    </w:p>
    <w:p w14:paraId="17606399" w14:textId="77777777" w:rsidR="001E2E1E" w:rsidRPr="001E2E1E" w:rsidRDefault="001E2E1E" w:rsidP="001E2E1E">
      <w:pPr>
        <w:pStyle w:val="ListParagraph"/>
        <w:spacing w:before="100" w:beforeAutospacing="1" w:after="100" w:afterAutospacing="1" w:line="360" w:lineRule="auto"/>
        <w:jc w:val="both"/>
        <w:rPr>
          <w:rFonts w:ascii="Times New Roman" w:eastAsia="Times New Roman" w:hAnsi="Times New Roman" w:cs="Times New Roman"/>
          <w:sz w:val="24"/>
          <w:szCs w:val="24"/>
          <w:lang w:bidi="dz-BT"/>
        </w:rPr>
      </w:pPr>
      <w:r>
        <w:rPr>
          <w:rFonts w:ascii="Arial" w:eastAsia="Times New Roman" w:hAnsi="Arial" w:cs="Arial"/>
          <w:szCs w:val="22"/>
          <w:lang w:bidi="dz-BT"/>
        </w:rPr>
        <w:br/>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learned from her cousin. Karma will tell his friend. That’s how adoption grows, one person at a time</w:t>
      </w:r>
      <w:r>
        <w:rPr>
          <w:rFonts w:ascii="Times New Roman" w:eastAsia="Times New Roman" w:hAnsi="Times New Roman" w:cs="Times New Roman"/>
          <w:sz w:val="24"/>
          <w:szCs w:val="24"/>
          <w:lang w:bidi="dz-BT"/>
        </w:rPr>
        <w:t>.</w:t>
      </w:r>
    </w:p>
    <w:p w14:paraId="67D9B188" w14:textId="77777777" w:rsidR="009C7BA1" w:rsidRPr="00541649" w:rsidRDefault="009C7BA1" w:rsidP="009C7BA1">
      <w:pPr>
        <w:spacing w:line="360" w:lineRule="auto"/>
        <w:jc w:val="both"/>
        <w:rPr>
          <w:rFonts w:ascii="Arial" w:hAnsi="Arial" w:cs="Arial"/>
          <w:szCs w:val="22"/>
        </w:rPr>
      </w:pPr>
    </w:p>
    <w:p w14:paraId="257C9D27" w14:textId="77777777" w:rsidR="00B56D7E" w:rsidRPr="00B56D7E" w:rsidRDefault="00B56D7E" w:rsidP="00B56D7E">
      <w:pPr>
        <w:pStyle w:val="Heading2"/>
        <w:spacing w:line="276" w:lineRule="auto"/>
        <w:jc w:val="both"/>
        <w:rPr>
          <w:rFonts w:ascii="Arial" w:hAnsi="Arial" w:cs="Arial"/>
          <w:sz w:val="22"/>
          <w:szCs w:val="22"/>
        </w:rPr>
      </w:pPr>
      <w:r>
        <w:rPr>
          <w:rFonts w:ascii="Arial" w:hAnsi="Arial" w:cs="Arial"/>
          <w:sz w:val="22"/>
          <w:szCs w:val="22"/>
        </w:rPr>
        <w:t xml:space="preserve">Learn More </w:t>
      </w:r>
      <w:proofErr w:type="gramStart"/>
      <w:r>
        <w:rPr>
          <w:rFonts w:ascii="Arial" w:hAnsi="Arial" w:cs="Arial"/>
          <w:sz w:val="22"/>
          <w:szCs w:val="22"/>
        </w:rPr>
        <w:t>About</w:t>
      </w:r>
      <w:proofErr w:type="gramEnd"/>
      <w:r>
        <w:rPr>
          <w:rFonts w:ascii="Arial" w:hAnsi="Arial" w:cs="Arial"/>
          <w:sz w:val="22"/>
          <w:szCs w:val="22"/>
        </w:rPr>
        <w:t xml:space="preserve"> TER-Pay</w:t>
      </w:r>
    </w:p>
    <w:p w14:paraId="38A5A67A" w14:textId="77777777" w:rsidR="00B56D7E" w:rsidRDefault="00B56D7E" w:rsidP="00B56D7E">
      <w:pPr>
        <w:pStyle w:val="NormalWeb"/>
        <w:spacing w:line="276" w:lineRule="auto"/>
        <w:jc w:val="both"/>
      </w:pPr>
      <w:r>
        <w:rPr>
          <w:rFonts w:ascii="Arial" w:hAnsi="Arial" w:cs="Arial"/>
          <w:sz w:val="22"/>
          <w:szCs w:val="22"/>
        </w:rPr>
        <w:t>To explore the TER-Pay concept, system design, and research insights in more detail, visit</w:t>
      </w:r>
      <w:proofErr w:type="gramStart"/>
      <w:r>
        <w:rPr>
          <w:rFonts w:ascii="Arial" w:hAnsi="Arial" w:cs="Arial"/>
          <w:sz w:val="22"/>
          <w:szCs w:val="22"/>
        </w:rPr>
        <w:t>:</w:t>
      </w:r>
      <w:proofErr w:type="gramEnd"/>
      <w:r>
        <w:br/>
      </w:r>
      <w:hyperlink r:id="rId5" w:history="1">
        <w:r>
          <w:rPr>
            <w:rStyle w:val="Hyperlink"/>
          </w:rPr>
          <w:t>https://analysis-stability-trust-ter.netlify.app/</w:t>
        </w:r>
      </w:hyperlink>
    </w:p>
    <w:p w14:paraId="45F070D5" w14:textId="77777777" w:rsidR="00B56D7E" w:rsidRDefault="00B56D7E" w:rsidP="00B56D7E">
      <w:pPr>
        <w:pStyle w:val="NormalWeb"/>
        <w:spacing w:line="276" w:lineRule="auto"/>
        <w:jc w:val="both"/>
      </w:pPr>
      <w:bookmarkStart w:id="4" w:name="_GoBack"/>
      <w:bookmarkEnd w:id="4"/>
    </w:p>
    <w:p w14:paraId="34258567" w14:textId="77777777" w:rsidR="001815E6" w:rsidRDefault="001815E6" w:rsidP="009C7BA1"/>
    <w:sectPr w:rsidR="001815E6">
      <w:pgSz w:w="12240" w:h="15840"/>
      <w:pgMar w:top="1440" w:right="1440" w:bottom="1440" w:left="1440" w:header="720" w:footer="720" w:gutter="0"/>
      <w:cols w:space="720"/>
      <w:docGrid w:linePitch="360"/>
    </w:sectPr>
  </w:body>
</w:document>
</file>

<file path=word/commentsExtensible.xml><?xml version="1.0" encoding="utf-8"?>
<wetp:commentsExtensible xmlns:wetp="http://schemas.microsoft.com/office/word/2018/wordml/cex"/>
</file>

<file path=word/commentsIds.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834FD0"/>
    <w:multiLevelType w:val="hybridMultilevel"/>
    <w:tmpl w:val="2E48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37027F"/>
    <w:multiLevelType w:val="multilevel"/>
    <w:tmpl w:val="D0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BD19D2"/>
    <w:multiLevelType w:val="multilevel"/>
    <w:tmpl w:val="6F3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ff5af364bceca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trackRevisions/>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628"/>
    <w:rsid w:val="000C45C8"/>
    <w:rsid w:val="001815E6"/>
    <w:rsid w:val="001E2E1E"/>
    <w:rsid w:val="00562628"/>
    <w:rsid w:val="00666B31"/>
    <w:rsid w:val="00681C0B"/>
    <w:rsid w:val="00945AA1"/>
    <w:rsid w:val="009C7BA1"/>
    <w:rsid w:val="00A75AC6"/>
    <w:rsid w:val="00B56D7E"/>
    <w:rsid w:val="00FD1D4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411E"/>
  <w15:chartTrackingRefBased/>
  <w15:docId w15:val="{AEB85178-88F2-4F22-9C9C-AC9D5337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bo-C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BA1"/>
  </w:style>
  <w:style w:type="paragraph" w:styleId="Heading2">
    <w:name w:val="heading 2"/>
    <w:basedOn w:val="Normal"/>
    <w:link w:val="Heading2Char"/>
    <w:uiPriority w:val="9"/>
    <w:qFormat/>
    <w:rsid w:val="001E2E1E"/>
    <w:pPr>
      <w:spacing w:before="100" w:beforeAutospacing="1" w:after="100" w:afterAutospacing="1" w:line="240" w:lineRule="auto"/>
      <w:outlineLvl w:val="1"/>
    </w:pPr>
    <w:rPr>
      <w:rFonts w:ascii="Times New Roman" w:eastAsia="Times New Roman" w:hAnsi="Times New Roman" w:cs="Times New Roman"/>
      <w:b/>
      <w:bCs/>
      <w:sz w:val="36"/>
      <w:szCs w:val="36"/>
      <w:lang w:bidi="dz-B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BA1"/>
    <w:rPr>
      <w:sz w:val="16"/>
      <w:szCs w:val="16"/>
    </w:rPr>
  </w:style>
  <w:style w:type="paragraph" w:styleId="BalloonText">
    <w:name w:val="Balloon Text"/>
    <w:basedOn w:val="Normal"/>
    <w:link w:val="BalloonTextChar"/>
    <w:uiPriority w:val="99"/>
    <w:semiHidden/>
    <w:unhideWhenUsed/>
    <w:rsid w:val="009C7BA1"/>
    <w:pPr>
      <w:spacing w:after="0" w:line="240" w:lineRule="auto"/>
    </w:pPr>
    <w:rPr>
      <w:rFonts w:ascii="Segoe UI" w:hAnsi="Segoe UI" w:cs="Segoe UI"/>
      <w:sz w:val="18"/>
      <w:szCs w:val="26"/>
    </w:rPr>
  </w:style>
  <w:style w:type="character" w:customStyle="1" w:styleId="BalloonTextChar">
    <w:name w:val="Balloon Text Char"/>
    <w:basedOn w:val="DefaultParagraphFont"/>
    <w:link w:val="BalloonText"/>
    <w:uiPriority w:val="99"/>
    <w:semiHidden/>
    <w:rsid w:val="009C7BA1"/>
    <w:rPr>
      <w:rFonts w:ascii="Segoe UI" w:hAnsi="Segoe UI" w:cs="Segoe UI"/>
      <w:sz w:val="18"/>
      <w:szCs w:val="26"/>
    </w:rPr>
  </w:style>
  <w:style w:type="paragraph" w:styleId="CommentText">
    <w:name w:val="annotation text"/>
    <w:basedOn w:val="Normal"/>
    <w:link w:val="CommentTextChar"/>
    <w:uiPriority w:val="99"/>
    <w:semiHidden/>
    <w:unhideWhenUsed/>
    <w:rsid w:val="009C7BA1"/>
    <w:pPr>
      <w:spacing w:line="240" w:lineRule="auto"/>
    </w:pPr>
    <w:rPr>
      <w:sz w:val="20"/>
      <w:szCs w:val="29"/>
    </w:rPr>
  </w:style>
  <w:style w:type="character" w:customStyle="1" w:styleId="CommentTextChar">
    <w:name w:val="Comment Text Char"/>
    <w:basedOn w:val="DefaultParagraphFont"/>
    <w:link w:val="CommentText"/>
    <w:uiPriority w:val="99"/>
    <w:semiHidden/>
    <w:rsid w:val="009C7BA1"/>
    <w:rPr>
      <w:sz w:val="20"/>
      <w:szCs w:val="29"/>
    </w:rPr>
  </w:style>
  <w:style w:type="paragraph" w:styleId="CommentSubject">
    <w:name w:val="annotation subject"/>
    <w:basedOn w:val="CommentText"/>
    <w:next w:val="CommentText"/>
    <w:link w:val="CommentSubjectChar"/>
    <w:uiPriority w:val="99"/>
    <w:semiHidden/>
    <w:unhideWhenUsed/>
    <w:rsid w:val="009C7BA1"/>
    <w:rPr>
      <w:b/>
      <w:bCs/>
    </w:rPr>
  </w:style>
  <w:style w:type="character" w:customStyle="1" w:styleId="CommentSubjectChar">
    <w:name w:val="Comment Subject Char"/>
    <w:basedOn w:val="CommentTextChar"/>
    <w:link w:val="CommentSubject"/>
    <w:uiPriority w:val="99"/>
    <w:semiHidden/>
    <w:rsid w:val="009C7BA1"/>
    <w:rPr>
      <w:b/>
      <w:bCs/>
      <w:sz w:val="20"/>
      <w:szCs w:val="29"/>
    </w:rPr>
  </w:style>
  <w:style w:type="character" w:customStyle="1" w:styleId="Heading2Char">
    <w:name w:val="Heading 2 Char"/>
    <w:basedOn w:val="DefaultParagraphFont"/>
    <w:link w:val="Heading2"/>
    <w:uiPriority w:val="9"/>
    <w:rsid w:val="001E2E1E"/>
    <w:rPr>
      <w:rFonts w:ascii="Times New Roman" w:eastAsia="Times New Roman" w:hAnsi="Times New Roman" w:cs="Times New Roman"/>
      <w:b/>
      <w:bCs/>
      <w:sz w:val="36"/>
      <w:szCs w:val="36"/>
      <w:lang w:bidi="dz-BT"/>
    </w:rPr>
  </w:style>
  <w:style w:type="paragraph" w:styleId="NormalWeb">
    <w:name w:val="Normal (Web)"/>
    <w:basedOn w:val="Normal"/>
    <w:uiPriority w:val="99"/>
    <w:semiHidden/>
    <w:unhideWhenUsed/>
    <w:rsid w:val="001E2E1E"/>
    <w:pPr>
      <w:spacing w:before="100" w:beforeAutospacing="1" w:after="100" w:afterAutospacing="1" w:line="240" w:lineRule="auto"/>
    </w:pPr>
    <w:rPr>
      <w:rFonts w:ascii="Times New Roman" w:eastAsia="Times New Roman" w:hAnsi="Times New Roman" w:cs="Times New Roman"/>
      <w:sz w:val="24"/>
      <w:szCs w:val="24"/>
      <w:lang w:bidi="dz-BT"/>
    </w:rPr>
  </w:style>
  <w:style w:type="character" w:styleId="Strong">
    <w:name w:val="Strong"/>
    <w:basedOn w:val="DefaultParagraphFont"/>
    <w:uiPriority w:val="22"/>
    <w:qFormat/>
    <w:rsid w:val="001E2E1E"/>
    <w:rPr>
      <w:b/>
      <w:bCs/>
    </w:rPr>
  </w:style>
  <w:style w:type="paragraph" w:styleId="ListParagraph">
    <w:name w:val="List Paragraph"/>
    <w:basedOn w:val="Normal"/>
    <w:uiPriority w:val="34"/>
    <w:qFormat/>
    <w:rsid w:val="001E2E1E"/>
    <w:pPr>
      <w:ind w:left="720"/>
      <w:contextualSpacing/>
    </w:pPr>
  </w:style>
  <w:style w:type="character" w:styleId="Hyperlink">
    <w:name w:val="Hyperlink"/>
    <w:basedOn w:val="DefaultParagraphFont"/>
    <w:uiPriority w:val="99"/>
    <w:unhideWhenUsed/>
    <w:rsid w:val="00B56D7E"/>
    <w:rPr>
      <w:color w:val="0563C1" w:themeColor="hyperlink"/>
      <w:u w:val="single"/>
    </w:rPr>
  </w:style>
  <w:style w:type="paragraph" w:styleId="Revision">
    <w:name w:val="Revision"/>
    <w:hidden/>
    <w:uiPriority w:val="99"/>
    <w:semiHidden/>
    <w:rsid w:val="00FD1D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052407">
      <w:bodyDiv w:val="1"/>
      <w:marLeft w:val="0"/>
      <w:marRight w:val="0"/>
      <w:marTop w:val="0"/>
      <w:marBottom w:val="0"/>
      <w:divBdr>
        <w:top w:val="none" w:sz="0" w:space="0" w:color="auto"/>
        <w:left w:val="none" w:sz="0" w:space="0" w:color="auto"/>
        <w:bottom w:val="none" w:sz="0" w:space="0" w:color="auto"/>
        <w:right w:val="none" w:sz="0" w:space="0" w:color="auto"/>
      </w:divBdr>
    </w:div>
    <w:div w:id="190363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sis-stability-trust-ter.netlify.app/"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2026-04-13T06:33:00Z</dcterms:created>
  <dcterms:modified xsi:type="dcterms:W3CDTF">2026-04-14T02:12:00Z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15e6dc47-d3c0-49fc-b10d-10aefabc5151</vt:lpwstr>
  </property>
</Properties>
</file>